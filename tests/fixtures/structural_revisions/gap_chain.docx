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FIRST</w:t>
            </w:r>
          </w:p>
        </w:tc>
      </w:tr>
    </w:tbl>
    <w:p>
      <w:pPr>
        <w:spacing w:before="360" w:after="240"/>
        <w:rPr>
          <w:del w:id="1" w:author="Test"/>
        </w:rPr>
      </w:pPr>
    </w:p>
    <w:p>
      <w:pPr>
        <w:spacing w:before="360" w:after="240"/>
        <w:rPr>
          <w:del w:id="2" w:author="Test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SECOND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