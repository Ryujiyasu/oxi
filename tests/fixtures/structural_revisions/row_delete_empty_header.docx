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800"/>
          <w:tblHeader/>
          <w:del w:id="1" w:author="Test" w:date="2026-09-08T00:00:00Z"/>
        </w:trP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KEEP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