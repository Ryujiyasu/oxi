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FIRST</w:t>
            </w:r>
          </w:p>
        </w:tc>
      </w:tr>
    </w:tbl>
    <w:p>
      <w:pPr>
        <w:spacing w:before="360" w:after="240"/>
        <w:rPr>
          <w:del w:id="1" w:author="Test"/>
        </w:rPr>
      </w:pPr>
      <w:bookmarkStart w:id="42" w:name="GapAnchor"/>
      <w:bookmarkEnd w:id="42"/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SECOND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