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/>
          <w:del w:id="1" w:author="Test" w:date="2026-09-08T00:00:00Z"/>
        </w:trPr>
        <w:tc>
          <w:tcPr>
            <w:tcW w:type="dxa" w:w="8640"/>
          </w:tcPr>
          <w:p>
            <w:r>
              <w:t>REVISED</w:t>
            </w:r>
          </w:p>
        </w:tc>
      </w:tr>
      <w:tr>
        <w:tc>
          <w:tcPr>
            <w:tcW w:type="dxa" w:w="8640"/>
          </w:tcPr>
          <w:p>
            <w:r>
              <w:t>KEEP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