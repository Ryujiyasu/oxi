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800"/>
          <w:ins w:id="1" w:author="Test" w:date="2026-09-08T00:00:00Z"/>
        </w:trPr>
        <w:tc>
          <w:tcPr>
            <w:tcW w:type="dxa" w:w="8640"/>
          </w:tcPr>
          <w:p>
            <w:r>
              <w:t>REVISED</w:t>
            </w:r>
          </w:p>
        </w:tc>
      </w:tr>
      <w:tr>
        <w:tc>
          <w:tcPr>
            <w:tcW w:type="dxa" w:w="8640"/>
          </w:tcPr>
          <w:p>
            <w:r>
              <w:t>KEEP</w:t>
            </w:r>
          </w:p>
        </w:tc>
      </w:tr>
    </w:tbl>
    <w:p>
      <w: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