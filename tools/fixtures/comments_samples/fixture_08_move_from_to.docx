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 w14:paraId="00000001">
      <w:r>
        <w:t xml:space="preserve">Origin: </w:t>
      </w:r>
      <w:moveFromRangeStart w:id="200" w:author="Alice Reviewer" w:date="2026-04-18T10:00:00Z" w:name="move1"/>
      <w:moveFrom w:id="201" w:author="Alice Reviewer" w:date="2026-04-18T10:00:00Z">
        <w:r>
          <w:t xml:space="preserve">moved clause</w:t>
        </w:r>
      </w:moveFrom>
      <w:moveFromRangeEnd w:id="200"/>
      <w:r>
        <w:t xml:space="preserve"> — end origin.</w:t>
      </w:r>
    </w:p>
    <w:p w14:paraId="00000002">
      <w:r>
        <w:t xml:space="preserve">Destination: </w:t>
      </w:r>
      <w:moveToRangeStart w:id="200" w:author="Alice Reviewer" w:date="2026-04-18T10:00:00Z" w:name="move1"/>
      <w:moveTo w:id="202" w:author="Alice Reviewer" w:date="2026-04-18T10:00:00Z">
        <w:r>
          <w:t xml:space="preserve">moved clause</w:t>
        </w:r>
      </w:moveTo>
      <w:moveToRangeEnd w:id="200"/>
      <w:r>
        <w:t xml:space="preserve"> — end destination.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
</Relationships>

</file>