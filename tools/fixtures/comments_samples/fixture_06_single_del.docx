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Before delete </w:t>
      </w:r>
      <w:del w:id="100" w:author="Alice Reviewer" w:date="2026-04-18T10:00:00Z">
        <w:r>
          <w:delText xml:space="preserve">DELETED TEXT </w:delText>
        </w:r>
      </w:del>
      <w:r>
        <w:t xml:space="preserve">after delete.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