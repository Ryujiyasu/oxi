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rPr>
          <w:rFonts w:ascii="Calibri" w:eastAsia="MS Mincho" w:hAnsi="Calibri"/>
          <w:sz w:val="48"/>
          <w:szCs w:val="48"/>
        </w:rPr>
        <w:t xml:space="preserve">前段落。</w:t>
      </w:r>
      <w:ins w:id="500" w:author="Alice Reviewer" w:date="2026-04-18T10:00:00Z">
        <w:r>
          <w:rPr>
            <w:rFonts w:ascii="Calibri" w:eastAsia="MS Mincho" w:hAnsi="Calibri"/>
            <w:sz w:val="48"/>
            <w:szCs w:val="48"/>
          </w:rPr>
          <w:t xml:space="preserve">挿入された文字</w:t>
        </w:r>
      </w:ins>
      <w:r>
        <w:rPr>
          <w:rFonts w:ascii="Calibri" w:eastAsia="MS Mincho" w:hAnsi="Calibri"/>
          <w:sz w:val="48"/>
          <w:szCs w:val="48"/>
        </w:rPr>
        <w:t xml:space="preserve">、</w:t>
      </w:r>
      <w:del w:id="501" w:author="Alice Reviewer" w:date="2026-04-18T10:00:00Z">
        <w:r>
          <w:rPr>
            <w:rFonts w:ascii="Calibri" w:eastAsia="MS Mincho" w:hAnsi="Calibri"/>
            <w:sz w:val="48"/>
            <w:szCs w:val="48"/>
          </w:rPr>
          <w:delText xml:space="preserve">削除された文字</w:delText>
        </w:r>
      </w:del>
      <w:r>
        <w:rPr>
          <w:rFonts w:ascii="Calibri" w:eastAsia="MS Mincho" w:hAnsi="Calibri"/>
          <w:sz w:val="48"/>
          <w:szCs w:val="48"/>
        </w:rPr>
        <w:t xml:space="preserve">、終わり。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