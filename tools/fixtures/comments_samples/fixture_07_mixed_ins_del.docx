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Start. </w:t>
      </w:r>
      <w:ins w:id="100" w:author="Alice Reviewer" w:date="2026-04-18T10:00:00Z">
        <w:r>
          <w:t xml:space="preserve">ins1 </w:t>
        </w:r>
      </w:ins>
      <w:r>
        <w:t xml:space="preserve">middle </w:t>
      </w:r>
      <w:del w:id="101" w:author="Alice Reviewer" w:date="2026-04-18T10:00:00Z">
        <w:r>
          <w:delText xml:space="preserve">del1 </w:delText>
        </w:r>
      </w:del>
      <w:ins w:id="102" w:author="Alice Reviewer" w:date="2026-04-18T10:05:00Z">
        <w:r>
          <w:t xml:space="preserve">ins2</w:t>
        </w:r>
      </w:ins>
      <w:r>
        <w:t xml:space="preserve">. End.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