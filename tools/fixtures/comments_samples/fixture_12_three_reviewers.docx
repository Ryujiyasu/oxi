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Start. </w:t>
      </w:r>
      <w:ins w:id="500" w:author="Alice Reviewer" w:date="2026-04-18T10:00:00Z">
        <w:r>
          <w:t xml:space="preserve">ALICE INS </w:t>
        </w:r>
      </w:ins>
      <w:r>
        <w:t xml:space="preserve">middle1 </w:t>
      </w:r>
      <w:del w:id="501" w:author="Bob Reviewer" w:date="2026-04-18T10:00:00Z">
        <w:r>
          <w:delText xml:space="preserve">BOB DEL </w:delText>
        </w:r>
      </w:del>
      <w:r>
        <w:t xml:space="preserve">middle2 </w:t>
      </w:r>
      <w:ins w:id="502" w:author="Carol Reviewer" w:date="2026-04-18T10:05:00Z">
        <w:r>
          <w:t xml:space="preserve">CAROL INS</w:t>
        </w:r>
      </w:ins>
      <w:r>
        <w:t xml:space="preserve">. End.</w:t>
      </w:r>
    </w:p>
    <w:sectPr>
      <w:pgSz w:w="11906" w:h="16838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 xmlns:w="http://schemas.openxmlformats.org/wordprocessingml/2006/main">
  <w15:person w15:author="Alice Reviewer">
    <w15:presenceInfo w15:providerId="None" w15:userId="Alice Reviewer"/>
  </w15:person>
  <w15:person w15:author="Bob Reviewer">
    <w15:presenceInfo w15:providerId="None" w15:userId="Bob Reviewer"/>
  </w15:person>
  <w15:person w15:author="Carol Reviewer">
    <w15:presenceInfo w15:providerId="None" w15:userId="Carol Reviewer"/>
  </w15:person>
</w15:people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12" Type="http://schemas.microsoft.com/office/2011/relationships/people" Target="people.xml"/>

</Relationships>

</file>