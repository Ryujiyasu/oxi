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Alpha. </w:t>
      </w:r>
      <w:ins w:id="400" w:author="Alice Reviewer" w:date="2026-04-18T10:00:00Z">
        <w:r>
          <w:t xml:space="preserve">ALICE ADD </w:t>
        </w:r>
      </w:ins>
      <w:r>
        <w:t xml:space="preserve">middle </w:t>
      </w:r>
      <w:del w:id="401" w:author="Bob Reviewer" w:date="2026-04-18T10:05:00Z">
        <w:r>
          <w:delText xml:space="preserve">BOB REMOVE </w:delText>
        </w:r>
      </w:del>
      <w:r>
        <w:t xml:space="preserve">omega.</w:t>
      </w:r>
    </w:p>
    <w:sectPr>
      <w:pgSz w:w="11906" w:h="16838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 xmlns:w="http://schemas.openxmlformats.org/wordprocessingml/2006/main">
  <w15:person w15:author="Alice Reviewer">
    <w15:presenceInfo w15:providerId="None" w15:userId="Alice Reviewer"/>
  </w15:person>
  <w15:person w15:author="Bob Reviewer">
    <w15:presenceInfo w15:providerId="None" w15:userId="Bob Reviewer"/>
  </w15:person>
</w15:people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12" Type="http://schemas.microsoft.com/office/2011/relationships/people" Target="people.xml"/>

</Relationships>

</file>