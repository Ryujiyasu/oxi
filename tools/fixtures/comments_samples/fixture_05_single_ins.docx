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Before insertion </w:t>
      </w:r>
      <w:ins w:id="100" w:author="Alice Reviewer" w:date="2026-04-18T10:00:00Z">
        <w:r>
          <w:t xml:space="preserve">INSERTED TEXT </w:t>
        </w:r>
      </w:ins>
      <w:r>
        <w:t xml:space="preserve">after insertion.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